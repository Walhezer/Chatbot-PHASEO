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Pr="006B37E2" w:rsidRDefault="00541929" w:rsidP="00D42906">
      <w:pPr>
        <w:pStyle w:val="NormalWeb"/>
      </w:pPr>
    </w:p>
    <w:sdt>
      <w:sdtPr>
        <w:rPr>
          <w:rFonts w:ascii="Segoe UI" w:eastAsiaTheme="majorEastAsia" w:hAnsi="Segoe UI" w:cs="Segoe UI"/>
          <w:sz w:val="96"/>
          <w:szCs w:val="96"/>
        </w:rPr>
        <w:id w:val="8535341"/>
        <w:docPartObj>
          <w:docPartGallery w:val="Cover Pages"/>
          <w:docPartUnique/>
        </w:docPartObj>
      </w:sdtPr>
      <w:sdtEndPr>
        <w:rPr>
          <w:rFonts w:eastAsiaTheme="minorHAnsi"/>
          <w:sz w:val="20"/>
          <w:szCs w:val="20"/>
        </w:rPr>
      </w:sdtEndPr>
      <w:sdtContent>
        <w:tbl>
          <w:tblPr>
            <w:tblpPr w:leftFromText="187" w:rightFromText="187" w:vertAnchor="page" w:horzAnchor="page" w:tblpXSpec="center" w:tblpYSpec="center"/>
            <w:tblW w:w="5000" w:type="pct"/>
            <w:tblCellMar>
              <w:top w:w="216" w:type="dxa"/>
              <w:left w:w="216" w:type="dxa"/>
              <w:bottom w:w="216" w:type="dxa"/>
              <w:right w:w="216" w:type="dxa"/>
            </w:tblCellMar>
            <w:tblLook w:val="04A0"/>
          </w:tblPr>
          <w:tblGrid>
            <w:gridCol w:w="5913"/>
            <w:gridCol w:w="1214"/>
            <w:gridCol w:w="2945"/>
          </w:tblGrid>
          <w:tr w:rsidR="00A020C3" w:rsidRPr="006B37E2" w:rsidTr="003A45FA">
            <w:sdt>
              <w:sdtPr>
                <w:rPr>
                  <w:rFonts w:ascii="Segoe UI" w:eastAsiaTheme="majorEastAsia" w:hAnsi="Segoe UI" w:cs="Segoe UI"/>
                  <w:sz w:val="96"/>
                  <w:szCs w:val="96"/>
                </w:rPr>
                <w:alias w:val="Titre"/>
                <w:id w:val="276713177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4366" w:type="dxa"/>
                    <w:tcBorders>
                      <w:bottom w:val="single" w:sz="18" w:space="0" w:color="808080" w:themeColor="background1" w:themeShade="80"/>
                      <w:right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C17570" w:rsidP="00C17570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  <w:t>Complément au mémoire technique</w:t>
                    </w:r>
                  </w:p>
                </w:tc>
              </w:sdtContent>
            </w:sdt>
            <w:tc>
              <w:tcPr>
                <w:tcW w:w="5706" w:type="dxa"/>
                <w:gridSpan w:val="2"/>
                <w:tcBorders>
                  <w:left w:val="single" w:sz="18" w:space="0" w:color="808080" w:themeColor="background1" w:themeShade="80"/>
                  <w:bottom w:val="single" w:sz="18" w:space="0" w:color="808080" w:themeColor="background1" w:themeShade="80"/>
                </w:tcBorders>
                <w:vAlign w:val="center"/>
              </w:tcPr>
              <w:sdt>
                <w:sdtPr>
                  <w:rPr>
                    <w:rFonts w:ascii="Segoe UI" w:eastAsiaTheme="majorEastAsia" w:hAnsi="Segoe UI" w:cs="Segoe UI"/>
                    <w:sz w:val="96"/>
                    <w:szCs w:val="96"/>
                  </w:rPr>
                  <w:alias w:val="Date"/>
                  <w:id w:val="276713165"/>
                  <w:dataBinding w:prefixMappings="xmlns:ns0='http://schemas.microsoft.com/office/2006/coverPageProps'" w:xpath="/ns0:CoverPageProperties[1]/ns0:PublishDate[1]" w:storeItemID="{55AF091B-3C7A-41E3-B477-F2FDAA23CFDA}"/>
                  <w:date w:fullDate="2020-01-24T00:00:00Z">
                    <w:dateFormat w:val="d MMMM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5D3AEF" w:rsidP="003A45FA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  <w:t>24 janvier</w:t>
                    </w:r>
                  </w:p>
                </w:sdtContent>
              </w:sdt>
              <w:sdt>
                <w:sdtPr>
                  <w:rPr>
                    <w:rFonts w:ascii="Segoe UI" w:hAnsi="Segoe UI" w:cs="Segoe UI"/>
                    <w:color w:val="92D050"/>
                    <w:sz w:val="96"/>
                    <w:szCs w:val="96"/>
                  </w:rPr>
                  <w:alias w:val="Année"/>
                  <w:id w:val="276713170"/>
                  <w:dataBinding w:prefixMappings="xmlns:ns0='http://schemas.microsoft.com/office/2006/coverPageProps'" w:xpath="/ns0:CoverPageProperties[1]/ns0:PublishDate[1]" w:storeItemID="{55AF091B-3C7A-41E3-B477-F2FDAA23CFDA}"/>
                  <w:date w:fullDate="2020-01-24T00:00:00Z">
                    <w:dateFormat w:val="yyyy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5D3AEF" w:rsidP="00B11F46">
                    <w:pPr>
                      <w:pStyle w:val="Sansinterligne"/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</w:pPr>
                    <w:r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  <w:t>2020</w:t>
                    </w:r>
                  </w:p>
                </w:sdtContent>
              </w:sdt>
            </w:tc>
          </w:tr>
          <w:tr w:rsidR="00A020C3" w:rsidRPr="006B37E2" w:rsidTr="003A45FA">
            <w:tblPrEx>
              <w:tblCellMar>
                <w:left w:w="70" w:type="dxa"/>
                <w:right w:w="70" w:type="dxa"/>
              </w:tblCellMar>
            </w:tblPrEx>
            <w:trPr>
              <w:trHeight w:val="982"/>
            </w:trPr>
            <w:sdt>
              <w:sdtPr>
                <w:rPr>
                  <w:rFonts w:ascii="Segoe UI" w:hAnsi="Segoe UI" w:cs="Segoe UI"/>
                  <w:sz w:val="18"/>
                  <w:szCs w:val="18"/>
                </w:rPr>
                <w:alias w:val="Résumé"/>
                <w:id w:val="276713183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7086" w:type="dxa"/>
                    <w:gridSpan w:val="2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5D3AEF" w:rsidP="005D3AEF">
                    <w:pPr>
                      <w:pStyle w:val="Sansinterligne"/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>
                      <w:rPr>
                        <w:rFonts w:ascii="Segoe UI" w:hAnsi="Segoe UI" w:cs="Segoe UI"/>
                        <w:sz w:val="18"/>
                        <w:szCs w:val="18"/>
                      </w:rPr>
                      <w:t>Ce document est un complément à notre mémoire technique. Il présente les éléments du logiciel pour la mise en place d’un fonctionnement multi-collectivités.</w:t>
                    </w:r>
                  </w:p>
                </w:tc>
              </w:sdtContent>
            </w:sdt>
            <w:sdt>
              <w:sdtPr>
                <w:rPr>
                  <w:rFonts w:ascii="Segoe UI" w:eastAsiaTheme="majorEastAsia" w:hAnsi="Segoe UI" w:cs="Segoe UI"/>
                  <w:sz w:val="48"/>
                  <w:szCs w:val="48"/>
                </w:rPr>
                <w:alias w:val="Sous-titre"/>
                <w:id w:val="276713189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2986" w:type="dxa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8F618A" w:rsidP="003A45FA">
                    <w:pPr>
                      <w:pStyle w:val="Sansinterligne"/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MEMOIRE TECHNIQUE</w:t>
                    </w:r>
                  </w:p>
                </w:tc>
              </w:sdtContent>
            </w:sdt>
          </w:tr>
        </w:tbl>
        <w:p w:rsidR="00A020C3" w:rsidRPr="006B37E2" w:rsidRDefault="00A020C3" w:rsidP="00D42906"/>
        <w:p w:rsidR="00A020C3" w:rsidRPr="006B37E2" w:rsidRDefault="00A020C3" w:rsidP="00D42906">
          <w:r w:rsidRPr="006B37E2">
            <w:t xml:space="preserve">  </w:t>
          </w:r>
        </w:p>
      </w:sdtContent>
    </w:sdt>
    <w:p w:rsidR="00A020C3" w:rsidRPr="006B37E2" w:rsidRDefault="00A020C3" w:rsidP="00D42906">
      <w:pPr>
        <w:rPr>
          <w:lang w:eastAsia="fr-FR"/>
        </w:rPr>
      </w:pPr>
    </w:p>
    <w:p w:rsidR="00A020C3" w:rsidRPr="006B37E2" w:rsidRDefault="00A020C3" w:rsidP="00D42906">
      <w:pPr>
        <w:rPr>
          <w:lang w:eastAsia="fr-FR"/>
        </w:rPr>
      </w:pPr>
    </w:p>
    <w:p w:rsidR="0037794A" w:rsidRPr="006B37E2" w:rsidRDefault="0037794A" w:rsidP="00B11F46">
      <w:pPr>
        <w:rPr>
          <w:lang w:eastAsia="fr-FR"/>
        </w:rPr>
      </w:pPr>
      <w:r>
        <w:rPr>
          <w:lang w:eastAsia="fr-FR"/>
        </w:rPr>
        <w:tab/>
      </w:r>
      <w:r>
        <w:rPr>
          <w:lang w:eastAsia="fr-FR"/>
        </w:rPr>
        <w:tab/>
      </w:r>
      <w:r>
        <w:rPr>
          <w:lang w:eastAsia="fr-FR"/>
        </w:rPr>
        <w:tab/>
      </w:r>
      <w:r>
        <w:rPr>
          <w:lang w:eastAsia="fr-FR"/>
        </w:rPr>
        <w:tab/>
      </w:r>
      <w:r>
        <w:rPr>
          <w:lang w:eastAsia="fr-FR"/>
        </w:rPr>
        <w:tab/>
      </w:r>
      <w:r>
        <w:rPr>
          <w:lang w:eastAsia="fr-FR"/>
        </w:rPr>
        <w:tab/>
      </w:r>
    </w:p>
    <w:p w:rsidR="00A020C3" w:rsidRPr="006B37E2" w:rsidRDefault="00A020C3" w:rsidP="00D42906">
      <w:pPr>
        <w:rPr>
          <w:noProof/>
          <w:lang w:eastAsia="fr-FR"/>
        </w:rPr>
      </w:pPr>
    </w:p>
    <w:p w:rsidR="00CE2526" w:rsidRPr="006B37E2" w:rsidRDefault="00CE2526" w:rsidP="00D42906"/>
    <w:p w:rsidR="00CE2526" w:rsidRPr="006B37E2" w:rsidRDefault="00CE2526" w:rsidP="00D42906"/>
    <w:sdt>
      <w:sdtPr>
        <w:rPr>
          <w:rFonts w:ascii="Segoe UI" w:eastAsiaTheme="minorHAnsi" w:hAnsi="Segoe UI" w:cs="Segoe U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:rsidR="00AD36D3" w:rsidRDefault="00AD36D3" w:rsidP="00D42906">
          <w:pPr>
            <w:pStyle w:val="En-ttedetabledesmatires"/>
            <w:rPr>
              <w:rFonts w:ascii="Segoe UI" w:eastAsiaTheme="minorHAnsi" w:hAnsi="Segoe UI" w:cs="Segoe UI"/>
              <w:b w:val="0"/>
              <w:bCs w:val="0"/>
              <w:color w:val="auto"/>
              <w:sz w:val="22"/>
              <w:szCs w:val="22"/>
              <w:u w:val="none"/>
            </w:rPr>
          </w:pPr>
        </w:p>
        <w:p w:rsidR="00AD36D3" w:rsidRDefault="00AD36D3" w:rsidP="00AD36D3">
          <w:r>
            <w:br w:type="page"/>
          </w:r>
        </w:p>
        <w:p w:rsidR="008E44F1" w:rsidRPr="006B37E2" w:rsidRDefault="008E44F1" w:rsidP="00D42906">
          <w:pPr>
            <w:pStyle w:val="En-ttedetabledesmatires"/>
          </w:pPr>
          <w:r w:rsidRPr="006B37E2">
            <w:lastRenderedPageBreak/>
            <w:t>Sommaire</w:t>
          </w:r>
        </w:p>
        <w:p w:rsidR="00C10E21" w:rsidRPr="006B37E2" w:rsidRDefault="00C10E21" w:rsidP="00D42906"/>
        <w:p w:rsidR="002075B2" w:rsidRDefault="00244BDB">
          <w:pPr>
            <w:pStyle w:val="TM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r w:rsidRPr="006B37E2">
            <w:fldChar w:fldCharType="begin"/>
          </w:r>
          <w:r w:rsidR="008E44F1" w:rsidRPr="006B37E2">
            <w:instrText xml:space="preserve"> TOC \o "1-3" \h \z \u </w:instrText>
          </w:r>
          <w:r w:rsidRPr="006B37E2">
            <w:fldChar w:fldCharType="separate"/>
          </w:r>
          <w:hyperlink w:anchor="_Toc30774401" w:history="1">
            <w:r w:rsidR="002075B2" w:rsidRPr="0084460A">
              <w:rPr>
                <w:rStyle w:val="Lienhypertexte"/>
                <w:noProof/>
              </w:rPr>
              <w:t>Gestion sectorisée dans PHASEO</w:t>
            </w:r>
            <w:r w:rsidR="002075B2">
              <w:rPr>
                <w:noProof/>
                <w:webHidden/>
              </w:rPr>
              <w:tab/>
            </w:r>
            <w:r w:rsidR="002075B2">
              <w:rPr>
                <w:noProof/>
                <w:webHidden/>
              </w:rPr>
              <w:fldChar w:fldCharType="begin"/>
            </w:r>
            <w:r w:rsidR="002075B2">
              <w:rPr>
                <w:noProof/>
                <w:webHidden/>
              </w:rPr>
              <w:instrText xml:space="preserve"> PAGEREF _Toc30774401 \h </w:instrText>
            </w:r>
            <w:r w:rsidR="002075B2">
              <w:rPr>
                <w:noProof/>
                <w:webHidden/>
              </w:rPr>
            </w:r>
            <w:r w:rsidR="002075B2">
              <w:rPr>
                <w:noProof/>
                <w:webHidden/>
              </w:rPr>
              <w:fldChar w:fldCharType="separate"/>
            </w:r>
            <w:r w:rsidR="008A36BE">
              <w:rPr>
                <w:noProof/>
                <w:webHidden/>
              </w:rPr>
              <w:t>3</w:t>
            </w:r>
            <w:r w:rsidR="002075B2">
              <w:rPr>
                <w:noProof/>
                <w:webHidden/>
              </w:rPr>
              <w:fldChar w:fldCharType="end"/>
            </w:r>
          </w:hyperlink>
        </w:p>
        <w:p w:rsidR="002075B2" w:rsidRDefault="002075B2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30774402" w:history="1">
            <w:r w:rsidRPr="0084460A">
              <w:rPr>
                <w:rStyle w:val="Lienhypertexte"/>
                <w:noProof/>
              </w:rPr>
              <w:t>La gestion des tarifs abonné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_Toc30774402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6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5B2" w:rsidRDefault="002075B2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30774403" w:history="1">
            <w:r w:rsidRPr="0084460A">
              <w:rPr>
                <w:rStyle w:val="Lienhypertexte"/>
                <w:noProof/>
              </w:rPr>
              <w:t>La sectorisation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_Toc30774403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6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5B2" w:rsidRDefault="002075B2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30774404" w:history="1">
            <w:r w:rsidRPr="0084460A">
              <w:rPr>
                <w:rStyle w:val="Lienhypertexte"/>
                <w:noProof/>
              </w:rPr>
              <w:t>Les contrats-cadre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_Toc30774404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6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5B2" w:rsidRDefault="002075B2">
          <w:pPr>
            <w:pStyle w:val="TM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30774405" w:history="1">
            <w:r w:rsidRPr="0084460A">
              <w:rPr>
                <w:rStyle w:val="Lienhypertexte"/>
                <w:noProof/>
              </w:rPr>
              <w:t>La sectorisation au quotidien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_Toc30774405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6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5B2" w:rsidRDefault="002075B2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30774406" w:history="1">
            <w:r w:rsidRPr="0084460A">
              <w:rPr>
                <w:rStyle w:val="Lienhypertexte"/>
                <w:noProof/>
              </w:rPr>
              <w:t>Limitation des droits d’accès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_Toc30774406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6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5B2" w:rsidRDefault="002075B2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30774407" w:history="1">
            <w:r w:rsidRPr="0084460A">
              <w:rPr>
                <w:rStyle w:val="Lienhypertexte"/>
                <w:noProof/>
              </w:rPr>
              <w:t>Les cycles de facturation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_Toc30774407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6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Pr="006B37E2" w:rsidRDefault="00244BDB" w:rsidP="00D42906">
          <w:r w:rsidRPr="006B37E2">
            <w:fldChar w:fldCharType="end"/>
          </w:r>
        </w:p>
      </w:sdtContent>
    </w:sdt>
    <w:p w:rsidR="008E44F1" w:rsidRPr="006B37E2" w:rsidRDefault="008E44F1" w:rsidP="00D42906">
      <w:r w:rsidRPr="006B37E2">
        <w:br w:type="page"/>
      </w:r>
    </w:p>
    <w:p w:rsidR="001C6DCB" w:rsidRPr="006B37E2" w:rsidRDefault="001C6DCB" w:rsidP="00D42906">
      <w:pPr>
        <w:pStyle w:val="Titre1"/>
      </w:pPr>
    </w:p>
    <w:p w:rsidR="009F48A7" w:rsidRPr="00C810E2" w:rsidRDefault="005743A4" w:rsidP="005743A4">
      <w:pPr>
        <w:pStyle w:val="Titre1"/>
      </w:pPr>
      <w:bookmarkStart w:id="0" w:name="_Toc356925917"/>
      <w:bookmarkStart w:id="1" w:name="_Toc356995230"/>
      <w:bookmarkStart w:id="2" w:name="_Toc362374602"/>
      <w:bookmarkStart w:id="3" w:name="_Toc30774401"/>
      <w:r>
        <w:t>Gestion sectorisée dans PHASEO</w:t>
      </w:r>
      <w:bookmarkEnd w:id="3"/>
    </w:p>
    <w:p w:rsidR="009F48A7" w:rsidRDefault="009F48A7" w:rsidP="00D42906"/>
    <w:p w:rsidR="005743A4" w:rsidRDefault="005743A4" w:rsidP="005743A4">
      <w:pPr>
        <w:pStyle w:val="Titre2"/>
      </w:pPr>
      <w:bookmarkStart w:id="4" w:name="_Toc30774402"/>
      <w:r>
        <w:t>La gestion des tarifs abonné</w:t>
      </w:r>
      <w:bookmarkEnd w:id="4"/>
    </w:p>
    <w:p w:rsidR="005743A4" w:rsidRDefault="005743A4" w:rsidP="00D42906"/>
    <w:p w:rsidR="009F48A7" w:rsidRDefault="009F48A7" w:rsidP="00D42906">
      <w:r>
        <w:t xml:space="preserve">Pour chaque contrat, l’agent doit préciser un </w:t>
      </w:r>
      <w:r w:rsidR="0044785A">
        <w:t>code-</w:t>
      </w:r>
      <w:r>
        <w:t>tarif.</w:t>
      </w:r>
    </w:p>
    <w:p w:rsidR="009F48A7" w:rsidRDefault="009F48A7" w:rsidP="00D42906">
      <w:r>
        <w:t xml:space="preserve">Ce tarif défini une liste de </w:t>
      </w:r>
      <w:r w:rsidR="0044785A">
        <w:t>redevances qui seront facturés</w:t>
      </w:r>
      <w:r>
        <w:t>.</w:t>
      </w:r>
      <w:r>
        <w:br/>
        <w:t>La liste des redevances peut être modifiée pour ajouter, par exemple, une facturation de services complémentaires à l’usager ou des frais.</w:t>
      </w:r>
    </w:p>
    <w:p w:rsidR="009F48A7" w:rsidRDefault="009F48A7" w:rsidP="00D42906"/>
    <w:p w:rsidR="009F48A7" w:rsidRDefault="009F48A7" w:rsidP="00D42906"/>
    <w:p w:rsidR="009F48A7" w:rsidRDefault="0044785A" w:rsidP="00D42906">
      <w:r>
        <w:rPr>
          <w:noProof/>
          <w:lang w:eastAsia="fr-FR"/>
        </w:rPr>
        <w:drawing>
          <wp:inline distT="0" distB="0" distL="0" distR="0">
            <wp:extent cx="6121400" cy="3413828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413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8A7" w:rsidRDefault="009F48A7" w:rsidP="00D42906">
      <w:r>
        <w:br w:type="page"/>
      </w:r>
    </w:p>
    <w:p w:rsidR="00F472DE" w:rsidRDefault="00F472DE" w:rsidP="00D42906">
      <w:pPr>
        <w:pStyle w:val="Titre4"/>
      </w:pPr>
    </w:p>
    <w:p w:rsidR="00F472DE" w:rsidRPr="00F472DE" w:rsidRDefault="00F472DE" w:rsidP="00F472DE"/>
    <w:p w:rsidR="00DE4E70" w:rsidRDefault="00DE4E70" w:rsidP="00DE4E70"/>
    <w:p w:rsidR="00DE4E70" w:rsidRPr="00DE4E70" w:rsidRDefault="00DE4E70" w:rsidP="00DE4E70">
      <w:r>
        <w:t>PHASEO offre plusieurs possibilités spécifiquement destinées aux contrats multi-collectivités.</w:t>
      </w:r>
    </w:p>
    <w:p w:rsidR="00772560" w:rsidRPr="00772560" w:rsidRDefault="00772560" w:rsidP="00772560"/>
    <w:p w:rsidR="009F48A7" w:rsidRPr="00772560" w:rsidRDefault="003573DB" w:rsidP="00772560">
      <w:pPr>
        <w:pStyle w:val="Titre2"/>
      </w:pPr>
      <w:bookmarkStart w:id="5" w:name="_Toc30774403"/>
      <w:r w:rsidRPr="00772560">
        <w:t>L</w:t>
      </w:r>
      <w:r w:rsidR="009F48A7" w:rsidRPr="00772560">
        <w:t>a sectorisation</w:t>
      </w:r>
      <w:bookmarkEnd w:id="5"/>
    </w:p>
    <w:p w:rsidR="009F48A7" w:rsidRDefault="009F48A7" w:rsidP="00D42906"/>
    <w:p w:rsidR="009F48A7" w:rsidRDefault="009F48A7" w:rsidP="00D42906">
      <w:r>
        <w:t xml:space="preserve">Lors de la création </w:t>
      </w:r>
      <w:r w:rsidR="00F472DE">
        <w:t>de l'adresse desservie (adresse de l'usager)</w:t>
      </w:r>
      <w:r>
        <w:t xml:space="preserve">, PHASEO associe automatiquement un </w:t>
      </w:r>
      <w:r w:rsidR="005F0583">
        <w:t xml:space="preserve">ou plusieurs </w:t>
      </w:r>
      <w:r>
        <w:t>secteur</w:t>
      </w:r>
      <w:r w:rsidR="005F0583">
        <w:t>s</w:t>
      </w:r>
      <w:r>
        <w:t xml:space="preserve"> en fonction de l’adresse.</w:t>
      </w:r>
      <w:r>
        <w:br/>
      </w:r>
    </w:p>
    <w:p w:rsidR="009F48A7" w:rsidRDefault="00337E48" w:rsidP="00D42906">
      <w:r w:rsidRPr="00337E48">
        <w:rPr>
          <w:noProof/>
          <w:lang w:eastAsia="fr-FR"/>
        </w:rPr>
        <w:drawing>
          <wp:inline distT="0" distB="0" distL="0" distR="0">
            <wp:extent cx="3867150" cy="1788557"/>
            <wp:effectExtent l="19050" t="0" r="0" b="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788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2DE" w:rsidRDefault="00F472DE" w:rsidP="00D42906"/>
    <w:p w:rsidR="00620F14" w:rsidRDefault="005F0583" w:rsidP="00620F14">
      <w:r>
        <w:t>Plusieur</w:t>
      </w:r>
      <w:r w:rsidR="00620F14">
        <w:t>s sectorisations sont possibles pour chaque adresse desservie.</w:t>
      </w:r>
    </w:p>
    <w:p w:rsidR="00620F14" w:rsidRDefault="005F0583" w:rsidP="00620F14">
      <w:r>
        <w:t>Cette sectorisation permet plus</w:t>
      </w:r>
      <w:r w:rsidR="00620F14">
        <w:t>ieurs utilisations</w:t>
      </w:r>
    </w:p>
    <w:p w:rsidR="00620F14" w:rsidRDefault="00620F14" w:rsidP="00620F14">
      <w:pPr>
        <w:pStyle w:val="Paragraphedeliste"/>
      </w:pPr>
    </w:p>
    <w:p w:rsidR="00F15D19" w:rsidRDefault="005F0583" w:rsidP="00620F14">
      <w:pPr>
        <w:pStyle w:val="Paragraphedeliste"/>
        <w:numPr>
          <w:ilvl w:val="0"/>
          <w:numId w:val="60"/>
        </w:numPr>
      </w:pPr>
      <w:r>
        <w:t>limit</w:t>
      </w:r>
      <w:r w:rsidR="001333AD">
        <w:t>er</w:t>
      </w:r>
      <w:r>
        <w:t xml:space="preserve"> </w:t>
      </w:r>
      <w:r w:rsidR="001333AD">
        <w:t>l</w:t>
      </w:r>
      <w:r>
        <w:t>es droits</w:t>
      </w:r>
      <w:r w:rsidR="00620F14">
        <w:t xml:space="preserve"> des agents. </w:t>
      </w:r>
    </w:p>
    <w:p w:rsidR="00337E48" w:rsidRDefault="00620F14" w:rsidP="00F15D19">
      <w:pPr>
        <w:pStyle w:val="Paragraphedeliste"/>
        <w:ind w:left="360"/>
      </w:pPr>
      <w:r>
        <w:br/>
        <w:t xml:space="preserve">Pour chaque utilisateur de PHASEO, </w:t>
      </w:r>
      <w:r w:rsidR="00337E48">
        <w:t>l'administrateur choisit les concessions et contrats accessibles en consultation et les concessions et contrats modifiables.</w:t>
      </w:r>
    </w:p>
    <w:p w:rsidR="005F0583" w:rsidRDefault="00620F14" w:rsidP="00337E48">
      <w:pPr>
        <w:pStyle w:val="Paragraphedeliste"/>
        <w:ind w:left="360"/>
      </w:pPr>
      <w:r>
        <w:t xml:space="preserve">L'accès aux agents peut être </w:t>
      </w:r>
      <w:r w:rsidR="00337E48">
        <w:t xml:space="preserve">ainsi </w:t>
      </w:r>
      <w:r>
        <w:t>limité à un ou plusieurs secteurs.</w:t>
      </w:r>
    </w:p>
    <w:p w:rsidR="00620F14" w:rsidRDefault="00620F14" w:rsidP="00D42906"/>
    <w:p w:rsidR="00F15D19" w:rsidRDefault="005F0583" w:rsidP="001333AD">
      <w:pPr>
        <w:pStyle w:val="Paragraphedeliste"/>
        <w:numPr>
          <w:ilvl w:val="0"/>
          <w:numId w:val="60"/>
        </w:numPr>
      </w:pPr>
      <w:r>
        <w:t xml:space="preserve">fixer les conditions de contrats et </w:t>
      </w:r>
      <w:r w:rsidR="00337E48">
        <w:t>de facturation</w:t>
      </w:r>
      <w:r>
        <w:t xml:space="preserve"> par secteur</w:t>
      </w:r>
    </w:p>
    <w:p w:rsidR="00337E48" w:rsidRDefault="00337E48" w:rsidP="00F15D19">
      <w:pPr>
        <w:pStyle w:val="Paragraphedeliste"/>
        <w:ind w:left="360"/>
      </w:pPr>
      <w:r>
        <w:br/>
        <w:t>Une des sectorisation</w:t>
      </w:r>
      <w:r w:rsidR="0044785A">
        <w:t>s</w:t>
      </w:r>
      <w:r>
        <w:t xml:space="preserve"> permet de déterminer automatiquement le contra</w:t>
      </w:r>
      <w:r w:rsidR="00F15D19">
        <w:t>t</w:t>
      </w:r>
      <w:r>
        <w:t>-cadre utilisé (modèle de contrat). Ce contrat-cadre fixe certaines conditions de facturation (liste des tarifs possibles pour les usages par exemple) et le choix de la présentation de facture.</w:t>
      </w:r>
      <w:r>
        <w:br/>
        <w:t>Cette sectorisation peut également permettre de fixer un prix spécifique pour une redevance.</w:t>
      </w:r>
      <w:r>
        <w:br/>
        <w:t>Ainsi, même si les redev</w:t>
      </w:r>
      <w:r w:rsidR="00F15D19">
        <w:t>ances facturées sont identiques, un prix spécifique par secteur (généralement par commune) peut être automatiquement appliqué lors de la facturation.</w:t>
      </w:r>
      <w:r>
        <w:br/>
        <w:t>La sectorisation et le</w:t>
      </w:r>
      <w:r w:rsidR="00823C59">
        <w:t xml:space="preserve"> modèle de contrat sont des critères qui permettent de segmenter la facturation.</w:t>
      </w:r>
      <w:r w:rsidR="00823C59">
        <w:br/>
        <w:t>La aussi, les r</w:t>
      </w:r>
      <w:r w:rsidR="001333AD">
        <w:t>ôles de facturation</w:t>
      </w:r>
      <w:r w:rsidR="00823C59">
        <w:t xml:space="preserve"> </w:t>
      </w:r>
      <w:r w:rsidR="001333AD">
        <w:t>présentés aux agents sont filtré en fonction du secteur ou du contrat-cadre de chaque contrat</w:t>
      </w:r>
    </w:p>
    <w:p w:rsidR="001333AD" w:rsidRDefault="001333AD" w:rsidP="001333AD">
      <w:pPr>
        <w:pStyle w:val="Paragraphedeliste"/>
        <w:ind w:left="360"/>
      </w:pPr>
    </w:p>
    <w:p w:rsidR="001333AD" w:rsidRDefault="00F15D19" w:rsidP="00DB1AA9">
      <w:pPr>
        <w:pStyle w:val="Paragraphedeliste"/>
        <w:keepNext/>
        <w:numPr>
          <w:ilvl w:val="0"/>
          <w:numId w:val="60"/>
        </w:numPr>
        <w:ind w:left="357"/>
      </w:pPr>
      <w:r>
        <w:t>f</w:t>
      </w:r>
      <w:r w:rsidR="001333AD">
        <w:t>aire des analyses et des bilans</w:t>
      </w:r>
    </w:p>
    <w:p w:rsidR="00DB1AA9" w:rsidRDefault="00DB1AA9" w:rsidP="00DB1AA9">
      <w:pPr>
        <w:pStyle w:val="Paragraphedeliste"/>
        <w:keepNext/>
        <w:ind w:left="357"/>
      </w:pPr>
    </w:p>
    <w:p w:rsidR="00F15D19" w:rsidRDefault="001333AD" w:rsidP="0044785A">
      <w:pPr>
        <w:pStyle w:val="Paragraphedeliste"/>
        <w:keepNext/>
        <w:ind w:left="357"/>
      </w:pPr>
      <w:r>
        <w:t xml:space="preserve">Les états de facturation peuvent </w:t>
      </w:r>
      <w:r w:rsidR="00F15D19">
        <w:t>utiliser le secteur comme critère de regroupement du contrat.</w:t>
      </w:r>
      <w:r w:rsidR="00F15D19">
        <w:br/>
        <w:t xml:space="preserve">Si on utilise une sectorisation plus fine, on peut obtenir des états plus détaillés comme des bilans de </w:t>
      </w:r>
      <w:r w:rsidR="00F15D19">
        <w:lastRenderedPageBreak/>
        <w:t>facturation par commune.</w:t>
      </w:r>
      <w:r w:rsidR="00F15D19">
        <w:br/>
        <w:t>Avec une sectorisation plus générale, on effectue des regroupements comme des bilans de facturation par contrat-cadre.</w:t>
      </w:r>
    </w:p>
    <w:p w:rsidR="009F48A7" w:rsidRDefault="009F48A7" w:rsidP="00F472DE">
      <w:pPr>
        <w:pStyle w:val="Titre4"/>
      </w:pPr>
    </w:p>
    <w:p w:rsidR="00F15D19" w:rsidRDefault="00F15D19" w:rsidP="00F15D19"/>
    <w:p w:rsidR="00F15D19" w:rsidRPr="00D42906" w:rsidRDefault="00F15D19" w:rsidP="00772560">
      <w:pPr>
        <w:pStyle w:val="Titre2"/>
      </w:pPr>
      <w:bookmarkStart w:id="6" w:name="_Toc30774404"/>
      <w:r w:rsidRPr="00D42906">
        <w:t>Le</w:t>
      </w:r>
      <w:r w:rsidR="005743A4">
        <w:t>s contrats-cadre</w:t>
      </w:r>
      <w:bookmarkEnd w:id="6"/>
    </w:p>
    <w:p w:rsidR="00F15D19" w:rsidRDefault="00F15D19" w:rsidP="00F15D19">
      <w:r>
        <w:t>Les contrats souscrits par les usagers font référence à un « contrat-cadre » portant le nom de modèle de contrat dans l’application.</w:t>
      </w:r>
    </w:p>
    <w:p w:rsidR="00F15D19" w:rsidRDefault="00F15D19" w:rsidP="00F15D19"/>
    <w:p w:rsidR="00F15D19" w:rsidRDefault="00F15D19" w:rsidP="00F15D19">
      <w:r>
        <w:rPr>
          <w:noProof/>
          <w:lang w:eastAsia="fr-FR"/>
        </w:rPr>
        <w:drawing>
          <wp:inline distT="0" distB="0" distL="0" distR="0">
            <wp:extent cx="3356595" cy="1439186"/>
            <wp:effectExtent l="19050" t="0" r="0" b="0"/>
            <wp:docPr id="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952" cy="1440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D19" w:rsidRDefault="00F15D19" w:rsidP="00F15D19"/>
    <w:p w:rsidR="002E2775" w:rsidRDefault="00F15D19" w:rsidP="002E2775">
      <w:pPr>
        <w:pStyle w:val="Paragraphedeliste"/>
        <w:numPr>
          <w:ilvl w:val="0"/>
          <w:numId w:val="60"/>
        </w:numPr>
      </w:pPr>
      <w:r>
        <w:t>L</w:t>
      </w:r>
      <w:r w:rsidR="00DB1AA9">
        <w:t xml:space="preserve">'administrateur PHASEO </w:t>
      </w:r>
      <w:r>
        <w:t>peut choisir</w:t>
      </w:r>
      <w:r w:rsidR="00DB1AA9">
        <w:t>, pour chaque collectivité,</w:t>
      </w:r>
      <w:r>
        <w:t xml:space="preserve"> </w:t>
      </w:r>
      <w:r w:rsidR="00DB1AA9">
        <w:br/>
      </w:r>
      <w:r>
        <w:t xml:space="preserve">le mode </w:t>
      </w:r>
      <w:r w:rsidR="00DB1AA9">
        <w:t>de prise en charge des factures : encaissement par la trésorerie spécifique ou encaissement en régie</w:t>
      </w:r>
    </w:p>
    <w:p w:rsidR="00F15D19" w:rsidRDefault="002E2775" w:rsidP="002E2775">
      <w:pPr>
        <w:pStyle w:val="Paragraphedeliste"/>
        <w:numPr>
          <w:ilvl w:val="0"/>
          <w:numId w:val="60"/>
        </w:numPr>
      </w:pPr>
      <w:r>
        <w:t>l'</w:t>
      </w:r>
      <w:r w:rsidR="00DB1AA9">
        <w:t>identifiants transmis en trésorerie: spécifiques à la collectivité ou identifiants communs</w:t>
      </w:r>
    </w:p>
    <w:p w:rsidR="00DB1AA9" w:rsidRDefault="00DB1AA9" w:rsidP="002E2775">
      <w:pPr>
        <w:pStyle w:val="Paragraphedeliste"/>
        <w:numPr>
          <w:ilvl w:val="0"/>
          <w:numId w:val="60"/>
        </w:numPr>
      </w:pPr>
      <w:r>
        <w:t>la présentation de facture</w:t>
      </w:r>
    </w:p>
    <w:p w:rsidR="00F15D19" w:rsidRDefault="00F15D19" w:rsidP="00F15D19"/>
    <w:p w:rsidR="00F15D19" w:rsidRDefault="00F15D19" w:rsidP="00F15D19">
      <w:r>
        <w:rPr>
          <w:noProof/>
          <w:lang w:eastAsia="fr-FR"/>
        </w:rPr>
        <w:drawing>
          <wp:inline distT="0" distB="0" distL="0" distR="0">
            <wp:extent cx="3523568" cy="3116911"/>
            <wp:effectExtent l="19050" t="0" r="682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361" cy="3118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D19" w:rsidRDefault="00F15D19" w:rsidP="00F15D19"/>
    <w:p w:rsidR="00F15D19" w:rsidRDefault="00F15D19" w:rsidP="00F472DE"/>
    <w:p w:rsidR="00F15D19" w:rsidRDefault="00F15D19">
      <w:pPr>
        <w:spacing w:after="200"/>
      </w:pPr>
      <w:r>
        <w:br w:type="page"/>
      </w:r>
    </w:p>
    <w:p w:rsidR="00AD36D3" w:rsidRDefault="00AD36D3" w:rsidP="00F472DE"/>
    <w:p w:rsidR="00461608" w:rsidRDefault="00461608" w:rsidP="00461608">
      <w:pPr>
        <w:pStyle w:val="Titre1"/>
      </w:pPr>
      <w:bookmarkStart w:id="7" w:name="_Toc30774405"/>
      <w:r>
        <w:t>La sectorisation au quotidien</w:t>
      </w:r>
      <w:bookmarkEnd w:id="7"/>
    </w:p>
    <w:p w:rsidR="00461608" w:rsidRPr="00461608" w:rsidRDefault="00461608" w:rsidP="00461608"/>
    <w:p w:rsidR="00461608" w:rsidRDefault="00461608" w:rsidP="00461608">
      <w:pPr>
        <w:pStyle w:val="Titre2"/>
      </w:pPr>
      <w:bookmarkStart w:id="8" w:name="_Toc30774406"/>
      <w:r>
        <w:t>Limitation des droits d’accès</w:t>
      </w:r>
      <w:bookmarkEnd w:id="8"/>
    </w:p>
    <w:p w:rsidR="00461608" w:rsidRDefault="00461608" w:rsidP="00461608"/>
    <w:p w:rsidR="00461608" w:rsidRDefault="00461608" w:rsidP="00461608">
      <w:r>
        <w:t>PHASEO est adapté à une utilisation pour un centre de traitement multi-collectivités.</w:t>
      </w:r>
    </w:p>
    <w:p w:rsidR="00461608" w:rsidRDefault="00461608" w:rsidP="00461608"/>
    <w:p w:rsidR="00461608" w:rsidRDefault="00461608" w:rsidP="00461608">
      <w:r>
        <w:t>Les agents liés à la distribution de l'eau sont gérés en plusieurs groupes</w:t>
      </w:r>
    </w:p>
    <w:p w:rsidR="00461608" w:rsidRDefault="00461608" w:rsidP="00461608">
      <w:r>
        <w:t>- gestion clientèle et saisies quotidiennes</w:t>
      </w:r>
    </w:p>
    <w:p w:rsidR="00461608" w:rsidRDefault="00461608" w:rsidP="00461608">
      <w:r>
        <w:t>- gestion technique</w:t>
      </w:r>
    </w:p>
    <w:p w:rsidR="00461608" w:rsidRDefault="00461608" w:rsidP="00461608">
      <w:r>
        <w:t>- gestion des prix et de la facturation de masse.</w:t>
      </w:r>
      <w:r>
        <w:br/>
        <w:t>PHASEO offre des modules séparés pour ces 3 activités.</w:t>
      </w:r>
    </w:p>
    <w:p w:rsidR="00461608" w:rsidRDefault="00461608" w:rsidP="00461608"/>
    <w:p w:rsidR="00461608" w:rsidRDefault="00461608" w:rsidP="00461608">
      <w:r>
        <w:t>Pour la gestion clientèle, les droits utilisateurs PHASEO permettent d'affecter un agent à une ou plusieurs collectivités. Les automatismes permettent de limiter les possibilités offertes en fonction de chaque contrat-cadre. La saisie est simplifiée et les erreurs de saisies sont évitées.</w:t>
      </w:r>
    </w:p>
    <w:p w:rsidR="00461608" w:rsidRDefault="00461608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4"/>
          <w:u w:val="single"/>
        </w:rPr>
      </w:pPr>
    </w:p>
    <w:p w:rsidR="004A19AB" w:rsidRPr="004A19AB" w:rsidRDefault="004A19AB" w:rsidP="004A19AB">
      <w:r>
        <w:t>Les droits permettent de limiter les consultations et les modifications d’informations pour les agents.</w:t>
      </w:r>
    </w:p>
    <w:p w:rsidR="00AD36D3" w:rsidRDefault="00AD36D3" w:rsidP="00F472DE"/>
    <w:p w:rsidR="000444E6" w:rsidRDefault="004A19AB" w:rsidP="00F472DE">
      <w:r>
        <w:rPr>
          <w:noProof/>
          <w:lang w:eastAsia="fr-FR"/>
        </w:rPr>
        <w:drawing>
          <wp:inline distT="0" distB="0" distL="0" distR="0">
            <wp:extent cx="4990301" cy="3562502"/>
            <wp:effectExtent l="19050" t="0" r="799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805" cy="356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03F6">
        <w:br/>
      </w:r>
    </w:p>
    <w:p w:rsidR="00461608" w:rsidRDefault="00461608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4"/>
          <w:u w:val="single"/>
        </w:rPr>
      </w:pPr>
      <w:r>
        <w:br w:type="page"/>
      </w:r>
    </w:p>
    <w:p w:rsidR="00461608" w:rsidRDefault="00461608" w:rsidP="00461608">
      <w:pPr>
        <w:pStyle w:val="Titre2"/>
      </w:pPr>
      <w:bookmarkStart w:id="9" w:name="_Toc30774407"/>
      <w:r>
        <w:lastRenderedPageBreak/>
        <w:t>Les cycles de facturation</w:t>
      </w:r>
      <w:bookmarkEnd w:id="9"/>
    </w:p>
    <w:p w:rsidR="00461608" w:rsidRDefault="00461608" w:rsidP="00461608">
      <w:r>
        <w:br/>
        <w:t>Les facturations effectuées par les collectivités sont cycliques et concernent plusieurs types de facturation.</w:t>
      </w:r>
    </w:p>
    <w:p w:rsidR="00461608" w:rsidRDefault="00461608" w:rsidP="00461608">
      <w:pPr>
        <w:pStyle w:val="Paragraphedeliste"/>
        <w:numPr>
          <w:ilvl w:val="0"/>
          <w:numId w:val="60"/>
        </w:numPr>
      </w:pPr>
      <w:r>
        <w:t>facturation de masse pour les estimations et pour les factures sur relevés. Les estimations et les relevés peuvent suivre un planning tournant par zone géographique pour l'année.</w:t>
      </w:r>
    </w:p>
    <w:p w:rsidR="00461608" w:rsidRDefault="00461608" w:rsidP="00461608">
      <w:pPr>
        <w:pStyle w:val="Paragraphedeliste"/>
        <w:numPr>
          <w:ilvl w:val="0"/>
          <w:numId w:val="60"/>
        </w:numPr>
      </w:pPr>
      <w:r>
        <w:t>facturation individuelles: départs, arrivées</w:t>
      </w:r>
    </w:p>
    <w:p w:rsidR="00461608" w:rsidRDefault="00461608" w:rsidP="00461608">
      <w:pPr>
        <w:pStyle w:val="Paragraphedeliste"/>
        <w:numPr>
          <w:ilvl w:val="0"/>
          <w:numId w:val="60"/>
        </w:numPr>
      </w:pPr>
      <w:r>
        <w:t>gestion des corrections: annulations, rectifications.</w:t>
      </w:r>
    </w:p>
    <w:p w:rsidR="00461608" w:rsidRDefault="00461608" w:rsidP="00461608">
      <w:pPr>
        <w:pStyle w:val="Paragraphedeliste"/>
        <w:numPr>
          <w:ilvl w:val="0"/>
          <w:numId w:val="60"/>
        </w:numPr>
      </w:pPr>
      <w:r>
        <w:t>cycle(s) de mensualisation</w:t>
      </w:r>
      <w:r>
        <w:br/>
      </w:r>
    </w:p>
    <w:p w:rsidR="00461608" w:rsidRDefault="00461608" w:rsidP="00461608">
      <w:r>
        <w:t>PHASEO permet de définir des rôles de facturation.</w:t>
      </w:r>
      <w:r>
        <w:br/>
        <w:t>Chaque rôle contient des critères pour s'adapter au plus juste à chaque facturation.</w:t>
      </w:r>
      <w:r>
        <w:br/>
        <w:t>Le rôle contient à la fois des critères pour sélectionner la population facturée et des paramètres pour fixer les conditions de calcul de facture et d'édition.</w:t>
      </w:r>
    </w:p>
    <w:p w:rsidR="00461608" w:rsidRDefault="00461608" w:rsidP="00461608"/>
    <w:p w:rsidR="00461608" w:rsidRDefault="00461608" w:rsidP="00461608">
      <w:r>
        <w:t>Dans le cadre d'un fonctionnement multi-collectivité, chaque rôle de facturation peut être limité, entre autres, à un secteur géographique et un contrat-cadre.</w:t>
      </w:r>
    </w:p>
    <w:p w:rsidR="00461608" w:rsidRPr="00461608" w:rsidRDefault="00461608" w:rsidP="00461608"/>
    <w:p w:rsidR="00461608" w:rsidRDefault="00461608" w:rsidP="00461608">
      <w:r>
        <w:t>Après la facturation de masse, il faut traiter les réclamations et générer les factures d'annulation/Correction. Ces opérations peuvent être faites directement par les équipes clientèle.</w:t>
      </w:r>
      <w:r>
        <w:br/>
        <w:t>Les factures sont générées dans des rôles spécifiques à la collectivité.</w:t>
      </w:r>
      <w:r>
        <w:br/>
      </w:r>
    </w:p>
    <w:p w:rsidR="00861894" w:rsidRDefault="00861894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  <w:u w:val="single"/>
        </w:rPr>
      </w:pPr>
    </w:p>
    <w:p w:rsidR="002E124E" w:rsidRDefault="002E124E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  <w:u w:val="single"/>
        </w:rPr>
      </w:pPr>
    </w:p>
    <w:p w:rsidR="0016512B" w:rsidRDefault="0016512B" w:rsidP="000444E6"/>
    <w:p w:rsidR="000444E6" w:rsidRPr="00F472DE" w:rsidRDefault="002E124E" w:rsidP="00F61D4F">
      <w:r>
        <w:br/>
      </w:r>
      <w:bookmarkEnd w:id="0"/>
      <w:bookmarkEnd w:id="1"/>
      <w:bookmarkEnd w:id="2"/>
    </w:p>
    <w:sectPr w:rsidR="000444E6" w:rsidRPr="00F472DE" w:rsidSect="00F35DE4">
      <w:headerReference w:type="default" r:id="rId14"/>
      <w:footerReference w:type="default" r:id="rId15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6077" w:rsidRDefault="00926077" w:rsidP="00D42906">
      <w:r>
        <w:separator/>
      </w:r>
    </w:p>
  </w:endnote>
  <w:endnote w:type="continuationSeparator" w:id="1">
    <w:p w:rsidR="00926077" w:rsidRDefault="00926077" w:rsidP="00D429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F46" w:rsidRPr="009A37BD" w:rsidRDefault="00244BDB" w:rsidP="00D42906">
    <w:pPr>
      <w:pStyle w:val="Pieddepage"/>
      <w:rPr>
        <w:bCs/>
      </w:rPr>
    </w:pPr>
    <w:r w:rsidRPr="00244BDB"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49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2049">
            <w:txbxContent>
              <w:p w:rsidR="00B11F46" w:rsidRDefault="00244BDB" w:rsidP="00D42906">
                <w:fldSimple w:instr=" PAGE    \* MERGEFORMAT ">
                  <w:r w:rsidR="008A36BE" w:rsidRPr="008A36BE">
                    <w:rPr>
                      <w:noProof/>
                      <w:sz w:val="16"/>
                      <w:szCs w:val="16"/>
                    </w:rPr>
                    <w:t>3</w:t>
                  </w:r>
                </w:fldSimple>
              </w:p>
            </w:txbxContent>
          </v:textbox>
          <w10:wrap anchorx="page" anchory="page"/>
        </v:shape>
      </w:pict>
    </w:r>
    <w:r w:rsidR="00B11F46" w:rsidRPr="009A37BD">
      <w:t xml:space="preserve">                  </w:t>
    </w:r>
    <w:r w:rsidR="00B11F46" w:rsidRPr="009A37BD">
      <w:rPr>
        <w:b/>
      </w:rPr>
      <w:t>JBA SOFT</w:t>
    </w:r>
    <w:r w:rsidR="00B11F46" w:rsidRPr="009A37BD">
      <w:t xml:space="preserve">  - Inovallée -3 chemin du Pré Carré-38240 Meylan -France</w:t>
    </w:r>
  </w:p>
  <w:p w:rsidR="00B11F46" w:rsidRPr="009A37BD" w:rsidRDefault="00B11F46" w:rsidP="00D42906">
    <w:pPr>
      <w:pStyle w:val="Pieddepage"/>
    </w:pPr>
    <w:r w:rsidRPr="009A37BD">
      <w:t>www.jba-soft.com  - Tel: +33(0)972-374-866 - Capital : 30 000 €</w:t>
    </w:r>
    <w:r w:rsidRPr="009A37BD">
      <w:rPr>
        <w:b/>
      </w:rPr>
      <w:t xml:space="preserve"> - </w:t>
    </w:r>
    <w:r w:rsidRPr="009A37BD">
      <w:t xml:space="preserve">N° de RCS: 510 129 687 </w:t>
    </w:r>
    <w:r w:rsidR="00244BDB">
      <w:rPr>
        <w:noProof/>
        <w:lang w:eastAsia="fr-FR"/>
      </w:rPr>
      <w:pict>
        <v:shape id="_x0000_s2050" type="#_x0000_t65" style="position:absolute;margin-left:-23.05pt;margin-top:14.05pt;width:29pt;height:21.6pt;z-index:251660288;mso-position-horizontal-relative:right-margin-area;mso-position-vertical-relative:bottom-margin-area" o:allowincell="f" adj="14135" strokecolor="gray [1629]" strokeweight=".25pt">
          <v:textbox style="mso-next-textbox:#_x0000_s2050">
            <w:txbxContent>
              <w:p w:rsidR="00B11F46" w:rsidRDefault="00244BDB" w:rsidP="00D42906">
                <w:fldSimple w:instr=" PAGE    \* MERGEFORMAT ">
                  <w:r w:rsidR="008A36BE" w:rsidRPr="008A36BE">
                    <w:rPr>
                      <w:noProof/>
                      <w:sz w:val="16"/>
                      <w:szCs w:val="16"/>
                    </w:rPr>
                    <w:t>3</w:t>
                  </w:r>
                </w:fldSimple>
              </w:p>
            </w:txbxContent>
          </v:textbox>
          <w10:wrap anchorx="page" anchory="page"/>
        </v:shape>
      </w:pict>
    </w:r>
  </w:p>
  <w:p w:rsidR="00B11F46" w:rsidRPr="009A37BD" w:rsidRDefault="00B11F46" w:rsidP="00D42906">
    <w:pPr>
      <w:pStyle w:val="Pieddepage"/>
    </w:pPr>
    <w:r w:rsidRPr="009A37BD">
      <w:t xml:space="preserve"> Document confidentiel                         Propriété exclusive de JBA-Soft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6077" w:rsidRDefault="00926077" w:rsidP="00D42906">
      <w:r>
        <w:separator/>
      </w:r>
    </w:p>
  </w:footnote>
  <w:footnote w:type="continuationSeparator" w:id="1">
    <w:p w:rsidR="00926077" w:rsidRDefault="00926077" w:rsidP="00D429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F46" w:rsidRDefault="00926077" w:rsidP="006F0CE6">
    <w:pPr>
      <w:pStyle w:val="En-tte"/>
      <w:tabs>
        <w:tab w:val="left" w:pos="7180"/>
      </w:tabs>
      <w:rPr>
        <w:ins w:id="10" w:author="Bertrand Medina" w:date="2015-01-21T11:18:00Z"/>
      </w:rPr>
    </w:pPr>
    <w:del w:id="11" w:author="Bertrand Medina" w:date="2015-01-21T11:18:00Z">
      <w:r>
        <w:rPr>
          <w:noProof/>
          <w:lang w:eastAsia="fr-FR"/>
        </w:rPr>
        <w:drawing>
          <wp:inline distT="0" distB="0" distL="0" distR="0">
            <wp:extent cx="520065" cy="400050"/>
            <wp:effectExtent l="19050" t="0" r="0" b="0"/>
            <wp:docPr id="12" name="Image 2" descr="D:\Sources\Version en cours\Graphique\icones\JBA-Soft\jba-soft78x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ources\Version en cours\Graphique\icones\JBA-Soft\jba-soft78x60.jpg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del>
    <w:r w:rsidR="00B11F46">
      <w:tab/>
    </w:r>
    <w:r w:rsidR="00B11F46">
      <w:tab/>
    </w:r>
    <w:ins w:id="12" w:author="Bertrand Medina" w:date="2015-01-21T11:19:00Z">
      <w:r w:rsidR="00B11F46">
        <w:tab/>
      </w:r>
    </w:ins>
    <w:del w:id="13" w:author="Bertrand Medina" w:date="2015-01-21T11:16:00Z">
      <w:r>
        <w:rPr>
          <w:noProof/>
          <w:lang w:eastAsia="fr-FR"/>
        </w:rPr>
        <w:drawing>
          <wp:inline distT="0" distB="0" distL="0" distR="0">
            <wp:extent cx="442978" cy="372477"/>
            <wp:effectExtent l="0" t="0" r="0" b="0"/>
            <wp:docPr id="14" name="Image 2" descr="http://upload.wikimedia.org/wikipedia/fr/e/ec/Logo_la_met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wikimedia.org/wikipedia/fr/e/ec/Logo_la_metro.pn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lum bright="100000" contrast="-100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460093" cy="386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del>
  </w:p>
  <w:p w:rsidR="00B11F46" w:rsidRDefault="00B11F46" w:rsidP="00D4290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E4E01"/>
    <w:multiLevelType w:val="hybridMultilevel"/>
    <w:tmpl w:val="7A160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E2725"/>
    <w:multiLevelType w:val="hybridMultilevel"/>
    <w:tmpl w:val="E900476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740482E"/>
    <w:multiLevelType w:val="hybridMultilevel"/>
    <w:tmpl w:val="8D3253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91A6E0C"/>
    <w:multiLevelType w:val="hybridMultilevel"/>
    <w:tmpl w:val="24F6345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92A4CEA"/>
    <w:multiLevelType w:val="hybridMultilevel"/>
    <w:tmpl w:val="E93C4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AB4EA0"/>
    <w:multiLevelType w:val="hybridMultilevel"/>
    <w:tmpl w:val="2674B2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DAC3B20"/>
    <w:multiLevelType w:val="hybridMultilevel"/>
    <w:tmpl w:val="0D3C2AC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F6258D4"/>
    <w:multiLevelType w:val="hybridMultilevel"/>
    <w:tmpl w:val="AC4EB85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1575DCB"/>
    <w:multiLevelType w:val="hybridMultilevel"/>
    <w:tmpl w:val="02D6255A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31F48CB"/>
    <w:multiLevelType w:val="hybridMultilevel"/>
    <w:tmpl w:val="C0B69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D861A9"/>
    <w:multiLevelType w:val="hybridMultilevel"/>
    <w:tmpl w:val="0D664E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779437E"/>
    <w:multiLevelType w:val="hybridMultilevel"/>
    <w:tmpl w:val="DD4E72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961061"/>
    <w:multiLevelType w:val="hybridMultilevel"/>
    <w:tmpl w:val="2A5210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8675DA4"/>
    <w:multiLevelType w:val="hybridMultilevel"/>
    <w:tmpl w:val="3FDE7C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DFB4B35"/>
    <w:multiLevelType w:val="hybridMultilevel"/>
    <w:tmpl w:val="F52AED5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03C5681"/>
    <w:multiLevelType w:val="hybridMultilevel"/>
    <w:tmpl w:val="D166D2B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3577396"/>
    <w:multiLevelType w:val="hybridMultilevel"/>
    <w:tmpl w:val="01B4D210"/>
    <w:lvl w:ilvl="0" w:tplc="28B280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CA2346"/>
    <w:multiLevelType w:val="hybridMultilevel"/>
    <w:tmpl w:val="C8B20BD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5A615B6"/>
    <w:multiLevelType w:val="hybridMultilevel"/>
    <w:tmpl w:val="25EC34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5AC679D"/>
    <w:multiLevelType w:val="hybridMultilevel"/>
    <w:tmpl w:val="688C1F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6CE559F"/>
    <w:multiLevelType w:val="hybridMultilevel"/>
    <w:tmpl w:val="DB1AFB1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27F771B3"/>
    <w:multiLevelType w:val="hybridMultilevel"/>
    <w:tmpl w:val="3EAE0B8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80E55A3"/>
    <w:multiLevelType w:val="hybridMultilevel"/>
    <w:tmpl w:val="0B3EBC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9142A19"/>
    <w:multiLevelType w:val="hybridMultilevel"/>
    <w:tmpl w:val="66DA1C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29501565"/>
    <w:multiLevelType w:val="hybridMultilevel"/>
    <w:tmpl w:val="DCF438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2A233393"/>
    <w:multiLevelType w:val="hybridMultilevel"/>
    <w:tmpl w:val="81AC0F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7950E55"/>
    <w:multiLevelType w:val="hybridMultilevel"/>
    <w:tmpl w:val="09461F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A883538"/>
    <w:multiLevelType w:val="hybridMultilevel"/>
    <w:tmpl w:val="CBF87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CC16ED4"/>
    <w:multiLevelType w:val="hybridMultilevel"/>
    <w:tmpl w:val="2ED4DB3A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3E2B45DE"/>
    <w:multiLevelType w:val="hybridMultilevel"/>
    <w:tmpl w:val="57A499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1773F30"/>
    <w:multiLevelType w:val="hybridMultilevel"/>
    <w:tmpl w:val="C49AC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3317A43"/>
    <w:multiLevelType w:val="hybridMultilevel"/>
    <w:tmpl w:val="7AF0E4E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439275A7"/>
    <w:multiLevelType w:val="hybridMultilevel"/>
    <w:tmpl w:val="DF5EB52C"/>
    <w:lvl w:ilvl="0" w:tplc="C9EA900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3DD40E1"/>
    <w:multiLevelType w:val="hybridMultilevel"/>
    <w:tmpl w:val="4E2E979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44011099"/>
    <w:multiLevelType w:val="hybridMultilevel"/>
    <w:tmpl w:val="FA9853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44D96D8C"/>
    <w:multiLevelType w:val="hybridMultilevel"/>
    <w:tmpl w:val="AA0ACCC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46B665A9"/>
    <w:multiLevelType w:val="hybridMultilevel"/>
    <w:tmpl w:val="BD00184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>
    <w:nsid w:val="46F026BB"/>
    <w:multiLevelType w:val="hybridMultilevel"/>
    <w:tmpl w:val="099E5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8117CCB"/>
    <w:multiLevelType w:val="hybridMultilevel"/>
    <w:tmpl w:val="887A3EE0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48151176"/>
    <w:multiLevelType w:val="hybridMultilevel"/>
    <w:tmpl w:val="147C170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8F8054B"/>
    <w:multiLevelType w:val="hybridMultilevel"/>
    <w:tmpl w:val="62F8183A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495C1C86"/>
    <w:multiLevelType w:val="hybridMultilevel"/>
    <w:tmpl w:val="0038A4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4BD4487A"/>
    <w:multiLevelType w:val="hybridMultilevel"/>
    <w:tmpl w:val="73447A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C9236F3"/>
    <w:multiLevelType w:val="hybridMultilevel"/>
    <w:tmpl w:val="A09625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3245FB2"/>
    <w:multiLevelType w:val="hybridMultilevel"/>
    <w:tmpl w:val="08B8EAF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>
    <w:nsid w:val="53C45215"/>
    <w:multiLevelType w:val="hybridMultilevel"/>
    <w:tmpl w:val="48FE8B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58B571C0"/>
    <w:multiLevelType w:val="hybridMultilevel"/>
    <w:tmpl w:val="455C571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58D359A4"/>
    <w:multiLevelType w:val="hybridMultilevel"/>
    <w:tmpl w:val="5DE2271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5A315867"/>
    <w:multiLevelType w:val="hybridMultilevel"/>
    <w:tmpl w:val="6CE861A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5AF242EA"/>
    <w:multiLevelType w:val="hybridMultilevel"/>
    <w:tmpl w:val="7D96458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>
    <w:nsid w:val="5DE61746"/>
    <w:multiLevelType w:val="hybridMultilevel"/>
    <w:tmpl w:val="162CD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1845BB9"/>
    <w:multiLevelType w:val="hybridMultilevel"/>
    <w:tmpl w:val="DFEE2DF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63BF70D1"/>
    <w:multiLevelType w:val="hybridMultilevel"/>
    <w:tmpl w:val="1B468ADA"/>
    <w:lvl w:ilvl="0" w:tplc="378206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77A064E"/>
    <w:multiLevelType w:val="hybridMultilevel"/>
    <w:tmpl w:val="11682A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6876453F"/>
    <w:multiLevelType w:val="hybridMultilevel"/>
    <w:tmpl w:val="A502E6D8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69DC59A8"/>
    <w:multiLevelType w:val="hybridMultilevel"/>
    <w:tmpl w:val="A7C48E2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>
    <w:nsid w:val="70245C5F"/>
    <w:multiLevelType w:val="hybridMultilevel"/>
    <w:tmpl w:val="928A2C86"/>
    <w:lvl w:ilvl="0" w:tplc="28B280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DFA3E41"/>
    <w:multiLevelType w:val="hybridMultilevel"/>
    <w:tmpl w:val="1D8C00CE"/>
    <w:lvl w:ilvl="0" w:tplc="4A74C2F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7E6D61A0"/>
    <w:multiLevelType w:val="hybridMultilevel"/>
    <w:tmpl w:val="1E089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F1057A2"/>
    <w:multiLevelType w:val="hybridMultilevel"/>
    <w:tmpl w:val="38D80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3"/>
  </w:num>
  <w:num w:numId="3">
    <w:abstractNumId w:val="29"/>
  </w:num>
  <w:num w:numId="4">
    <w:abstractNumId w:val="24"/>
  </w:num>
  <w:num w:numId="5">
    <w:abstractNumId w:val="15"/>
  </w:num>
  <w:num w:numId="6">
    <w:abstractNumId w:val="13"/>
  </w:num>
  <w:num w:numId="7">
    <w:abstractNumId w:val="19"/>
  </w:num>
  <w:num w:numId="8">
    <w:abstractNumId w:val="35"/>
  </w:num>
  <w:num w:numId="9">
    <w:abstractNumId w:val="57"/>
  </w:num>
  <w:num w:numId="10">
    <w:abstractNumId w:val="25"/>
  </w:num>
  <w:num w:numId="11">
    <w:abstractNumId w:val="52"/>
  </w:num>
  <w:num w:numId="12">
    <w:abstractNumId w:val="39"/>
  </w:num>
  <w:num w:numId="13">
    <w:abstractNumId w:val="44"/>
  </w:num>
  <w:num w:numId="14">
    <w:abstractNumId w:val="1"/>
  </w:num>
  <w:num w:numId="15">
    <w:abstractNumId w:val="7"/>
  </w:num>
  <w:num w:numId="16">
    <w:abstractNumId w:val="0"/>
  </w:num>
  <w:num w:numId="17">
    <w:abstractNumId w:val="10"/>
  </w:num>
  <w:num w:numId="18">
    <w:abstractNumId w:val="38"/>
  </w:num>
  <w:num w:numId="19">
    <w:abstractNumId w:val="27"/>
  </w:num>
  <w:num w:numId="20">
    <w:abstractNumId w:val="47"/>
  </w:num>
  <w:num w:numId="21">
    <w:abstractNumId w:val="49"/>
  </w:num>
  <w:num w:numId="22">
    <w:abstractNumId w:val="18"/>
  </w:num>
  <w:num w:numId="23">
    <w:abstractNumId w:val="14"/>
  </w:num>
  <w:num w:numId="24">
    <w:abstractNumId w:val="5"/>
  </w:num>
  <w:num w:numId="25">
    <w:abstractNumId w:val="2"/>
  </w:num>
  <w:num w:numId="26">
    <w:abstractNumId w:val="4"/>
  </w:num>
  <w:num w:numId="27">
    <w:abstractNumId w:val="56"/>
  </w:num>
  <w:num w:numId="28">
    <w:abstractNumId w:val="16"/>
  </w:num>
  <w:num w:numId="29">
    <w:abstractNumId w:val="30"/>
  </w:num>
  <w:num w:numId="30">
    <w:abstractNumId w:val="43"/>
  </w:num>
  <w:num w:numId="31">
    <w:abstractNumId w:val="53"/>
  </w:num>
  <w:num w:numId="32">
    <w:abstractNumId w:val="58"/>
  </w:num>
  <w:num w:numId="33">
    <w:abstractNumId w:val="32"/>
  </w:num>
  <w:num w:numId="34">
    <w:abstractNumId w:val="8"/>
  </w:num>
  <w:num w:numId="35">
    <w:abstractNumId w:val="54"/>
  </w:num>
  <w:num w:numId="36">
    <w:abstractNumId w:val="40"/>
  </w:num>
  <w:num w:numId="37">
    <w:abstractNumId w:val="28"/>
  </w:num>
  <w:num w:numId="38">
    <w:abstractNumId w:val="31"/>
  </w:num>
  <w:num w:numId="39">
    <w:abstractNumId w:val="3"/>
  </w:num>
  <w:num w:numId="40">
    <w:abstractNumId w:val="21"/>
  </w:num>
  <w:num w:numId="41">
    <w:abstractNumId w:val="36"/>
  </w:num>
  <w:num w:numId="42">
    <w:abstractNumId w:val="9"/>
  </w:num>
  <w:num w:numId="43">
    <w:abstractNumId w:val="20"/>
  </w:num>
  <w:num w:numId="44">
    <w:abstractNumId w:val="17"/>
  </w:num>
  <w:num w:numId="45">
    <w:abstractNumId w:val="34"/>
  </w:num>
  <w:num w:numId="46">
    <w:abstractNumId w:val="45"/>
  </w:num>
  <w:num w:numId="47">
    <w:abstractNumId w:val="11"/>
  </w:num>
  <w:num w:numId="48">
    <w:abstractNumId w:val="46"/>
  </w:num>
  <w:num w:numId="49">
    <w:abstractNumId w:val="33"/>
  </w:num>
  <w:num w:numId="50">
    <w:abstractNumId w:val="51"/>
  </w:num>
  <w:num w:numId="51">
    <w:abstractNumId w:val="55"/>
  </w:num>
  <w:num w:numId="52">
    <w:abstractNumId w:val="50"/>
  </w:num>
  <w:num w:numId="53">
    <w:abstractNumId w:val="59"/>
  </w:num>
  <w:num w:numId="54">
    <w:abstractNumId w:val="22"/>
  </w:num>
  <w:num w:numId="55">
    <w:abstractNumId w:val="42"/>
  </w:num>
  <w:num w:numId="56">
    <w:abstractNumId w:val="12"/>
  </w:num>
  <w:num w:numId="57">
    <w:abstractNumId w:val="48"/>
  </w:num>
  <w:num w:numId="58">
    <w:abstractNumId w:val="37"/>
  </w:num>
  <w:num w:numId="59">
    <w:abstractNumId w:val="26"/>
  </w:num>
  <w:num w:numId="60">
    <w:abstractNumId w:val="41"/>
  </w:num>
  <w:numIdMacAtCleanup w:val="5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6630"/>
    <w:rsid w:val="0001115D"/>
    <w:rsid w:val="000131C1"/>
    <w:rsid w:val="0001578F"/>
    <w:rsid w:val="000331CB"/>
    <w:rsid w:val="000343C9"/>
    <w:rsid w:val="000354EF"/>
    <w:rsid w:val="00035F71"/>
    <w:rsid w:val="00036DA0"/>
    <w:rsid w:val="000444E6"/>
    <w:rsid w:val="00044F97"/>
    <w:rsid w:val="00053625"/>
    <w:rsid w:val="00053DDC"/>
    <w:rsid w:val="00066BAA"/>
    <w:rsid w:val="000748A4"/>
    <w:rsid w:val="0007733F"/>
    <w:rsid w:val="000817A1"/>
    <w:rsid w:val="0009006F"/>
    <w:rsid w:val="00092D92"/>
    <w:rsid w:val="00093546"/>
    <w:rsid w:val="000935E8"/>
    <w:rsid w:val="0009653E"/>
    <w:rsid w:val="000B401E"/>
    <w:rsid w:val="000B5B1B"/>
    <w:rsid w:val="000B6BC4"/>
    <w:rsid w:val="000C1C83"/>
    <w:rsid w:val="000C1D69"/>
    <w:rsid w:val="000C5DBF"/>
    <w:rsid w:val="000C7D3B"/>
    <w:rsid w:val="000D3277"/>
    <w:rsid w:val="000D4F7D"/>
    <w:rsid w:val="000E42F9"/>
    <w:rsid w:val="000E5A26"/>
    <w:rsid w:val="000E65D1"/>
    <w:rsid w:val="000E70D8"/>
    <w:rsid w:val="000F30CD"/>
    <w:rsid w:val="001002B3"/>
    <w:rsid w:val="00102D7F"/>
    <w:rsid w:val="0012072C"/>
    <w:rsid w:val="00127B6D"/>
    <w:rsid w:val="00132C30"/>
    <w:rsid w:val="001333AD"/>
    <w:rsid w:val="00141032"/>
    <w:rsid w:val="00145DBD"/>
    <w:rsid w:val="001562FC"/>
    <w:rsid w:val="0016512B"/>
    <w:rsid w:val="00170C26"/>
    <w:rsid w:val="00171BAA"/>
    <w:rsid w:val="001828D8"/>
    <w:rsid w:val="00182C2E"/>
    <w:rsid w:val="0018366F"/>
    <w:rsid w:val="0018573F"/>
    <w:rsid w:val="00192F25"/>
    <w:rsid w:val="001A6FB1"/>
    <w:rsid w:val="001A73D6"/>
    <w:rsid w:val="001B0348"/>
    <w:rsid w:val="001B3AA8"/>
    <w:rsid w:val="001B4327"/>
    <w:rsid w:val="001B442B"/>
    <w:rsid w:val="001C6DCB"/>
    <w:rsid w:val="001D0EF2"/>
    <w:rsid w:val="001D656D"/>
    <w:rsid w:val="001F0294"/>
    <w:rsid w:val="002002FE"/>
    <w:rsid w:val="00201649"/>
    <w:rsid w:val="002075B2"/>
    <w:rsid w:val="00216CAC"/>
    <w:rsid w:val="00220600"/>
    <w:rsid w:val="00230FF9"/>
    <w:rsid w:val="00233A8D"/>
    <w:rsid w:val="00236CF5"/>
    <w:rsid w:val="00244344"/>
    <w:rsid w:val="00244BDB"/>
    <w:rsid w:val="0025367C"/>
    <w:rsid w:val="00253D12"/>
    <w:rsid w:val="00254AD3"/>
    <w:rsid w:val="00257EBD"/>
    <w:rsid w:val="0026161B"/>
    <w:rsid w:val="00262EEA"/>
    <w:rsid w:val="0026382F"/>
    <w:rsid w:val="002720DC"/>
    <w:rsid w:val="00273788"/>
    <w:rsid w:val="00276B73"/>
    <w:rsid w:val="002921EC"/>
    <w:rsid w:val="002956EB"/>
    <w:rsid w:val="002A58CD"/>
    <w:rsid w:val="002A6A78"/>
    <w:rsid w:val="002A7C99"/>
    <w:rsid w:val="002B42CB"/>
    <w:rsid w:val="002C291E"/>
    <w:rsid w:val="002D2A66"/>
    <w:rsid w:val="002E124E"/>
    <w:rsid w:val="002E1B59"/>
    <w:rsid w:val="002E23E5"/>
    <w:rsid w:val="002E2775"/>
    <w:rsid w:val="002F69BF"/>
    <w:rsid w:val="003044C5"/>
    <w:rsid w:val="0031482D"/>
    <w:rsid w:val="003162C7"/>
    <w:rsid w:val="0031793B"/>
    <w:rsid w:val="00317F72"/>
    <w:rsid w:val="0032358D"/>
    <w:rsid w:val="00331DF5"/>
    <w:rsid w:val="00337E48"/>
    <w:rsid w:val="00343AC3"/>
    <w:rsid w:val="00345A59"/>
    <w:rsid w:val="00346BE8"/>
    <w:rsid w:val="0035074C"/>
    <w:rsid w:val="003573DB"/>
    <w:rsid w:val="00363ABD"/>
    <w:rsid w:val="0037794A"/>
    <w:rsid w:val="00383FF9"/>
    <w:rsid w:val="00385551"/>
    <w:rsid w:val="003945C5"/>
    <w:rsid w:val="003A319C"/>
    <w:rsid w:val="003A45FA"/>
    <w:rsid w:val="003A79BA"/>
    <w:rsid w:val="003B18FC"/>
    <w:rsid w:val="003B2034"/>
    <w:rsid w:val="003C73BF"/>
    <w:rsid w:val="003D5E21"/>
    <w:rsid w:val="003D75FB"/>
    <w:rsid w:val="003D7C60"/>
    <w:rsid w:val="003E1D86"/>
    <w:rsid w:val="003F4226"/>
    <w:rsid w:val="003F435C"/>
    <w:rsid w:val="003F68F0"/>
    <w:rsid w:val="004016BD"/>
    <w:rsid w:val="00425E7C"/>
    <w:rsid w:val="004318CB"/>
    <w:rsid w:val="00434B48"/>
    <w:rsid w:val="004402E6"/>
    <w:rsid w:val="004448BC"/>
    <w:rsid w:val="0044785A"/>
    <w:rsid w:val="004515E8"/>
    <w:rsid w:val="00461608"/>
    <w:rsid w:val="00463F8D"/>
    <w:rsid w:val="00466E3C"/>
    <w:rsid w:val="004725BC"/>
    <w:rsid w:val="00475C9C"/>
    <w:rsid w:val="00477DAE"/>
    <w:rsid w:val="0048228B"/>
    <w:rsid w:val="00486FAD"/>
    <w:rsid w:val="00487F47"/>
    <w:rsid w:val="004933A7"/>
    <w:rsid w:val="004A19AB"/>
    <w:rsid w:val="004B0E7F"/>
    <w:rsid w:val="004B625D"/>
    <w:rsid w:val="004C178E"/>
    <w:rsid w:val="004D355E"/>
    <w:rsid w:val="004D5CD4"/>
    <w:rsid w:val="004D6A57"/>
    <w:rsid w:val="004E176A"/>
    <w:rsid w:val="004F0F8B"/>
    <w:rsid w:val="004F36C0"/>
    <w:rsid w:val="004F4DCB"/>
    <w:rsid w:val="005037D5"/>
    <w:rsid w:val="005172B5"/>
    <w:rsid w:val="005323C6"/>
    <w:rsid w:val="00541929"/>
    <w:rsid w:val="00541A04"/>
    <w:rsid w:val="0054466B"/>
    <w:rsid w:val="0054531C"/>
    <w:rsid w:val="00545B61"/>
    <w:rsid w:val="0054628C"/>
    <w:rsid w:val="00554159"/>
    <w:rsid w:val="005603F6"/>
    <w:rsid w:val="00562423"/>
    <w:rsid w:val="005710C5"/>
    <w:rsid w:val="00571C68"/>
    <w:rsid w:val="005743A4"/>
    <w:rsid w:val="005A1A28"/>
    <w:rsid w:val="005B56C8"/>
    <w:rsid w:val="005D3AEF"/>
    <w:rsid w:val="005F0583"/>
    <w:rsid w:val="005F58F9"/>
    <w:rsid w:val="00601D1E"/>
    <w:rsid w:val="006118ED"/>
    <w:rsid w:val="006147C9"/>
    <w:rsid w:val="006164B2"/>
    <w:rsid w:val="00620F14"/>
    <w:rsid w:val="0062636E"/>
    <w:rsid w:val="0063038A"/>
    <w:rsid w:val="00636E0B"/>
    <w:rsid w:val="006577D0"/>
    <w:rsid w:val="00657A25"/>
    <w:rsid w:val="006623C4"/>
    <w:rsid w:val="006779B4"/>
    <w:rsid w:val="00682E8B"/>
    <w:rsid w:val="006850C4"/>
    <w:rsid w:val="00685F0C"/>
    <w:rsid w:val="00686030"/>
    <w:rsid w:val="00694EA8"/>
    <w:rsid w:val="006A5863"/>
    <w:rsid w:val="006A6FDB"/>
    <w:rsid w:val="006B0CBD"/>
    <w:rsid w:val="006B37E2"/>
    <w:rsid w:val="006C3942"/>
    <w:rsid w:val="006C63EC"/>
    <w:rsid w:val="006D38FD"/>
    <w:rsid w:val="006D6A40"/>
    <w:rsid w:val="006F0CE6"/>
    <w:rsid w:val="006F3D6E"/>
    <w:rsid w:val="00702150"/>
    <w:rsid w:val="00713933"/>
    <w:rsid w:val="007161D7"/>
    <w:rsid w:val="0072572C"/>
    <w:rsid w:val="0073609C"/>
    <w:rsid w:val="00744EDC"/>
    <w:rsid w:val="007479CE"/>
    <w:rsid w:val="00752104"/>
    <w:rsid w:val="007528D3"/>
    <w:rsid w:val="00755B18"/>
    <w:rsid w:val="00757136"/>
    <w:rsid w:val="00760CAF"/>
    <w:rsid w:val="00772560"/>
    <w:rsid w:val="00773031"/>
    <w:rsid w:val="00786327"/>
    <w:rsid w:val="0078768C"/>
    <w:rsid w:val="007A0FEE"/>
    <w:rsid w:val="007A63A4"/>
    <w:rsid w:val="007B7579"/>
    <w:rsid w:val="007C0DE3"/>
    <w:rsid w:val="007D01EE"/>
    <w:rsid w:val="007D04F0"/>
    <w:rsid w:val="007D1AB1"/>
    <w:rsid w:val="007D1F08"/>
    <w:rsid w:val="007D6E6B"/>
    <w:rsid w:val="007F2950"/>
    <w:rsid w:val="007F766D"/>
    <w:rsid w:val="00807226"/>
    <w:rsid w:val="00810A9F"/>
    <w:rsid w:val="00817D1A"/>
    <w:rsid w:val="00823C59"/>
    <w:rsid w:val="008243A7"/>
    <w:rsid w:val="008246D5"/>
    <w:rsid w:val="0082614E"/>
    <w:rsid w:val="00830035"/>
    <w:rsid w:val="0083414F"/>
    <w:rsid w:val="008354F8"/>
    <w:rsid w:val="00845043"/>
    <w:rsid w:val="008546E2"/>
    <w:rsid w:val="008553D2"/>
    <w:rsid w:val="00857333"/>
    <w:rsid w:val="00860BFA"/>
    <w:rsid w:val="00861894"/>
    <w:rsid w:val="00863A2C"/>
    <w:rsid w:val="00865D42"/>
    <w:rsid w:val="0086716F"/>
    <w:rsid w:val="008776E7"/>
    <w:rsid w:val="00884F79"/>
    <w:rsid w:val="008931A5"/>
    <w:rsid w:val="0089611D"/>
    <w:rsid w:val="0089632E"/>
    <w:rsid w:val="008A36BE"/>
    <w:rsid w:val="008A39B0"/>
    <w:rsid w:val="008A58E9"/>
    <w:rsid w:val="008A5BFA"/>
    <w:rsid w:val="008B5DAF"/>
    <w:rsid w:val="008C0262"/>
    <w:rsid w:val="008C31F7"/>
    <w:rsid w:val="008C7910"/>
    <w:rsid w:val="008E44F1"/>
    <w:rsid w:val="008E4F60"/>
    <w:rsid w:val="008F577C"/>
    <w:rsid w:val="008F618A"/>
    <w:rsid w:val="009000AA"/>
    <w:rsid w:val="00903622"/>
    <w:rsid w:val="00910A8E"/>
    <w:rsid w:val="0091758C"/>
    <w:rsid w:val="009252DC"/>
    <w:rsid w:val="00926077"/>
    <w:rsid w:val="009314AF"/>
    <w:rsid w:val="0093229F"/>
    <w:rsid w:val="00953E96"/>
    <w:rsid w:val="009548CE"/>
    <w:rsid w:val="00954F08"/>
    <w:rsid w:val="009640A3"/>
    <w:rsid w:val="009654AA"/>
    <w:rsid w:val="009678D8"/>
    <w:rsid w:val="00975A51"/>
    <w:rsid w:val="009776BF"/>
    <w:rsid w:val="009778F5"/>
    <w:rsid w:val="009805A3"/>
    <w:rsid w:val="009814B6"/>
    <w:rsid w:val="009850A0"/>
    <w:rsid w:val="009851D8"/>
    <w:rsid w:val="00991E8C"/>
    <w:rsid w:val="0099501B"/>
    <w:rsid w:val="009A37BD"/>
    <w:rsid w:val="009A5BFF"/>
    <w:rsid w:val="009A61F2"/>
    <w:rsid w:val="009A782C"/>
    <w:rsid w:val="009B3623"/>
    <w:rsid w:val="009B6306"/>
    <w:rsid w:val="009E5BBD"/>
    <w:rsid w:val="009E61CA"/>
    <w:rsid w:val="009F48A7"/>
    <w:rsid w:val="009F49E8"/>
    <w:rsid w:val="00A020C3"/>
    <w:rsid w:val="00A028CD"/>
    <w:rsid w:val="00A0587B"/>
    <w:rsid w:val="00A114A8"/>
    <w:rsid w:val="00A13D47"/>
    <w:rsid w:val="00A15034"/>
    <w:rsid w:val="00A23320"/>
    <w:rsid w:val="00A30A79"/>
    <w:rsid w:val="00A31998"/>
    <w:rsid w:val="00A330D5"/>
    <w:rsid w:val="00A340CD"/>
    <w:rsid w:val="00A34172"/>
    <w:rsid w:val="00A37D1C"/>
    <w:rsid w:val="00A44160"/>
    <w:rsid w:val="00A54CB9"/>
    <w:rsid w:val="00A67C75"/>
    <w:rsid w:val="00A74E18"/>
    <w:rsid w:val="00A867CE"/>
    <w:rsid w:val="00A8777A"/>
    <w:rsid w:val="00A9502B"/>
    <w:rsid w:val="00AA1103"/>
    <w:rsid w:val="00AA6088"/>
    <w:rsid w:val="00AB3BB0"/>
    <w:rsid w:val="00AB6043"/>
    <w:rsid w:val="00AC65BD"/>
    <w:rsid w:val="00AD36D3"/>
    <w:rsid w:val="00AD747C"/>
    <w:rsid w:val="00AD77D4"/>
    <w:rsid w:val="00AE2962"/>
    <w:rsid w:val="00AF038E"/>
    <w:rsid w:val="00AF44F3"/>
    <w:rsid w:val="00B0735F"/>
    <w:rsid w:val="00B11F46"/>
    <w:rsid w:val="00B120C9"/>
    <w:rsid w:val="00B2341C"/>
    <w:rsid w:val="00B24B57"/>
    <w:rsid w:val="00B27692"/>
    <w:rsid w:val="00B356D3"/>
    <w:rsid w:val="00B378F3"/>
    <w:rsid w:val="00B6760D"/>
    <w:rsid w:val="00B73565"/>
    <w:rsid w:val="00B815FE"/>
    <w:rsid w:val="00B82F54"/>
    <w:rsid w:val="00BA3E69"/>
    <w:rsid w:val="00BB2463"/>
    <w:rsid w:val="00BB5500"/>
    <w:rsid w:val="00BB7400"/>
    <w:rsid w:val="00BC40A8"/>
    <w:rsid w:val="00BD0B69"/>
    <w:rsid w:val="00BD25B3"/>
    <w:rsid w:val="00BD325F"/>
    <w:rsid w:val="00BD682F"/>
    <w:rsid w:val="00BE5B68"/>
    <w:rsid w:val="00BE64DE"/>
    <w:rsid w:val="00BF1E33"/>
    <w:rsid w:val="00BF2D31"/>
    <w:rsid w:val="00BF5322"/>
    <w:rsid w:val="00C06A82"/>
    <w:rsid w:val="00C10D13"/>
    <w:rsid w:val="00C10E21"/>
    <w:rsid w:val="00C119AB"/>
    <w:rsid w:val="00C12FEE"/>
    <w:rsid w:val="00C1418B"/>
    <w:rsid w:val="00C16C9A"/>
    <w:rsid w:val="00C17570"/>
    <w:rsid w:val="00C231AA"/>
    <w:rsid w:val="00C24A1C"/>
    <w:rsid w:val="00C3064A"/>
    <w:rsid w:val="00C373BD"/>
    <w:rsid w:val="00C419E5"/>
    <w:rsid w:val="00C53462"/>
    <w:rsid w:val="00C53B69"/>
    <w:rsid w:val="00C53CE2"/>
    <w:rsid w:val="00C64F58"/>
    <w:rsid w:val="00C920AC"/>
    <w:rsid w:val="00C92FFC"/>
    <w:rsid w:val="00C947B2"/>
    <w:rsid w:val="00C970AA"/>
    <w:rsid w:val="00C97C52"/>
    <w:rsid w:val="00CA7BF3"/>
    <w:rsid w:val="00CB3C58"/>
    <w:rsid w:val="00CB63BC"/>
    <w:rsid w:val="00CC1A30"/>
    <w:rsid w:val="00CD1978"/>
    <w:rsid w:val="00CD5BDC"/>
    <w:rsid w:val="00CD732E"/>
    <w:rsid w:val="00CE2526"/>
    <w:rsid w:val="00CE7799"/>
    <w:rsid w:val="00D01A48"/>
    <w:rsid w:val="00D10945"/>
    <w:rsid w:val="00D116B1"/>
    <w:rsid w:val="00D233D1"/>
    <w:rsid w:val="00D31D8A"/>
    <w:rsid w:val="00D342FB"/>
    <w:rsid w:val="00D42906"/>
    <w:rsid w:val="00D50973"/>
    <w:rsid w:val="00D50DF2"/>
    <w:rsid w:val="00D56769"/>
    <w:rsid w:val="00D613D2"/>
    <w:rsid w:val="00D76388"/>
    <w:rsid w:val="00D84BB0"/>
    <w:rsid w:val="00DB1AA9"/>
    <w:rsid w:val="00DB6A40"/>
    <w:rsid w:val="00DC19D0"/>
    <w:rsid w:val="00DC6DF7"/>
    <w:rsid w:val="00DE0438"/>
    <w:rsid w:val="00DE4E70"/>
    <w:rsid w:val="00DE5F03"/>
    <w:rsid w:val="00DE62F5"/>
    <w:rsid w:val="00DE6FED"/>
    <w:rsid w:val="00DF485B"/>
    <w:rsid w:val="00DF5000"/>
    <w:rsid w:val="00E05EED"/>
    <w:rsid w:val="00E24AC5"/>
    <w:rsid w:val="00E24D7B"/>
    <w:rsid w:val="00E25CD6"/>
    <w:rsid w:val="00E26CE5"/>
    <w:rsid w:val="00E40CDA"/>
    <w:rsid w:val="00E4517E"/>
    <w:rsid w:val="00E45704"/>
    <w:rsid w:val="00E46843"/>
    <w:rsid w:val="00E47146"/>
    <w:rsid w:val="00E553E9"/>
    <w:rsid w:val="00E55905"/>
    <w:rsid w:val="00E56702"/>
    <w:rsid w:val="00E604A8"/>
    <w:rsid w:val="00E71BC0"/>
    <w:rsid w:val="00E7244F"/>
    <w:rsid w:val="00E75875"/>
    <w:rsid w:val="00E75BAA"/>
    <w:rsid w:val="00E75EB0"/>
    <w:rsid w:val="00E84B5B"/>
    <w:rsid w:val="00E85138"/>
    <w:rsid w:val="00E87AE0"/>
    <w:rsid w:val="00E917C4"/>
    <w:rsid w:val="00E94042"/>
    <w:rsid w:val="00EB339A"/>
    <w:rsid w:val="00EC028C"/>
    <w:rsid w:val="00EC0BD0"/>
    <w:rsid w:val="00EC359D"/>
    <w:rsid w:val="00ED4D50"/>
    <w:rsid w:val="00ED5F16"/>
    <w:rsid w:val="00EE1B2A"/>
    <w:rsid w:val="00EE1C2D"/>
    <w:rsid w:val="00EE6091"/>
    <w:rsid w:val="00EF4764"/>
    <w:rsid w:val="00F15D19"/>
    <w:rsid w:val="00F26701"/>
    <w:rsid w:val="00F35DE4"/>
    <w:rsid w:val="00F37A02"/>
    <w:rsid w:val="00F472DE"/>
    <w:rsid w:val="00F61D4F"/>
    <w:rsid w:val="00F65D4E"/>
    <w:rsid w:val="00F70326"/>
    <w:rsid w:val="00F7074C"/>
    <w:rsid w:val="00F712A7"/>
    <w:rsid w:val="00F73D26"/>
    <w:rsid w:val="00F76A2D"/>
    <w:rsid w:val="00F917B3"/>
    <w:rsid w:val="00F9434A"/>
    <w:rsid w:val="00F97367"/>
    <w:rsid w:val="00FA152F"/>
    <w:rsid w:val="00FB0201"/>
    <w:rsid w:val="00FB20B0"/>
    <w:rsid w:val="00FC2F30"/>
    <w:rsid w:val="00FC32DD"/>
    <w:rsid w:val="00FC6AA1"/>
    <w:rsid w:val="00FC713C"/>
    <w:rsid w:val="00FD1A8A"/>
    <w:rsid w:val="00FD5615"/>
    <w:rsid w:val="00FE4B73"/>
    <w:rsid w:val="00FE6E0F"/>
    <w:rsid w:val="00FE7C8D"/>
    <w:rsid w:val="00FF1A28"/>
    <w:rsid w:val="00FF6306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906"/>
    <w:pPr>
      <w:spacing w:after="0"/>
    </w:pPr>
    <w:rPr>
      <w:rFonts w:ascii="Segoe UI" w:hAnsi="Segoe UI" w:cs="Segoe UI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419E5"/>
    <w:pPr>
      <w:keepNext/>
      <w:keepLines/>
      <w:spacing w:before="48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0CBD"/>
    <w:pPr>
      <w:keepNext/>
      <w:keepLines/>
      <w:spacing w:after="120"/>
      <w:ind w:left="357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7D1C"/>
    <w:pPr>
      <w:keepNext/>
      <w:keepLines/>
      <w:spacing w:before="200" w:after="120"/>
      <w:ind w:left="709"/>
      <w:outlineLvl w:val="2"/>
    </w:pPr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02D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A61F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54F0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D04F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BF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65D1"/>
  </w:style>
  <w:style w:type="paragraph" w:styleId="Pieddepage">
    <w:name w:val="footer"/>
    <w:basedOn w:val="Normal"/>
    <w:link w:val="Pieddepag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65D1"/>
  </w:style>
  <w:style w:type="character" w:customStyle="1" w:styleId="Titre1Car">
    <w:name w:val="Titre 1 Car"/>
    <w:basedOn w:val="Policepardfaut"/>
    <w:link w:val="Titre1"/>
    <w:uiPriority w:val="9"/>
    <w:rsid w:val="00C419E5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B0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37D1C"/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6B0CBD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E5B68"/>
  </w:style>
  <w:style w:type="character" w:styleId="Emphaseintense">
    <w:name w:val="Intense Emphasis"/>
    <w:basedOn w:val="Policepardfaut"/>
    <w:uiPriority w:val="21"/>
    <w:qFormat/>
    <w:rsid w:val="00317F72"/>
    <w:rPr>
      <w:b/>
      <w:bCs/>
      <w:i/>
      <w:iCs/>
      <w:color w:val="4F81BD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F72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 w:cs="Times New Roman"/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F72"/>
    <w:rPr>
      <w:rFonts w:ascii="Calibri" w:eastAsia="Calibri" w:hAnsi="Calibri" w:cs="Times New Roman"/>
      <w:b/>
      <w:bCs/>
      <w:i/>
      <w:iCs/>
      <w:color w:val="4F81BD"/>
    </w:rPr>
  </w:style>
  <w:style w:type="paragraph" w:styleId="Sansinterligne">
    <w:name w:val="No Spacing"/>
    <w:link w:val="SansinterligneCar"/>
    <w:uiPriority w:val="1"/>
    <w:qFormat/>
    <w:rsid w:val="00A020C3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20C3"/>
    <w:rPr>
      <w:rFonts w:eastAsiaTheme="minorEastAsia"/>
    </w:rPr>
  </w:style>
  <w:style w:type="paragraph" w:customStyle="1" w:styleId="Testitaliquejoli">
    <w:name w:val="Test italique joli"/>
    <w:basedOn w:val="Paragraphedeliste"/>
    <w:link w:val="TestitaliquejoliCar"/>
    <w:qFormat/>
    <w:rsid w:val="00253D12"/>
    <w:pPr>
      <w:tabs>
        <w:tab w:val="num" w:pos="720"/>
      </w:tabs>
      <w:spacing w:line="240" w:lineRule="auto"/>
      <w:ind w:hanging="360"/>
      <w:jc w:val="both"/>
    </w:pPr>
    <w:rPr>
      <w:rFonts w:eastAsia="Times New Roman"/>
      <w:i/>
      <w:lang w:eastAsia="fr-FR"/>
    </w:rPr>
  </w:style>
  <w:style w:type="character" w:customStyle="1" w:styleId="TestitaliquejoliCar">
    <w:name w:val="Test italique joli Car"/>
    <w:basedOn w:val="ParagraphedelisteCar"/>
    <w:link w:val="Testitaliquejoli"/>
    <w:rsid w:val="00253D12"/>
    <w:rPr>
      <w:rFonts w:ascii="Segoe UI" w:eastAsia="Times New Roman" w:hAnsi="Segoe UI" w:cs="Segoe UI"/>
      <w:i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02D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style-span">
    <w:name w:val="apple-style-span"/>
    <w:basedOn w:val="Policepardfaut"/>
    <w:rsid w:val="00102D7F"/>
  </w:style>
  <w:style w:type="paragraph" w:customStyle="1" w:styleId="txt1">
    <w:name w:val="txt1"/>
    <w:basedOn w:val="Normal"/>
    <w:rsid w:val="007A0FEE"/>
    <w:pPr>
      <w:spacing w:before="100" w:beforeAutospacing="1" w:after="100" w:afterAutospacing="1" w:line="217" w:lineRule="atLeast"/>
    </w:pPr>
    <w:rPr>
      <w:rFonts w:ascii="Times New Roman" w:eastAsia="Times New Roman" w:hAnsi="Times New Roman" w:cs="Times New Roman"/>
      <w:sz w:val="15"/>
      <w:szCs w:val="15"/>
      <w:lang w:eastAsia="fr-FR"/>
    </w:rPr>
  </w:style>
  <w:style w:type="character" w:styleId="lev">
    <w:name w:val="Strong"/>
    <w:basedOn w:val="Policepardfaut"/>
    <w:uiPriority w:val="22"/>
    <w:qFormat/>
    <w:rsid w:val="008A39B0"/>
    <w:rPr>
      <w:b/>
      <w:bCs/>
    </w:rPr>
  </w:style>
  <w:style w:type="character" w:styleId="Accentuation">
    <w:name w:val="Emphasis"/>
    <w:basedOn w:val="Policepardfaut"/>
    <w:uiPriority w:val="20"/>
    <w:qFormat/>
    <w:rsid w:val="008A39B0"/>
    <w:rPr>
      <w:i/>
      <w:iCs/>
    </w:rPr>
  </w:style>
  <w:style w:type="character" w:customStyle="1" w:styleId="apple-converted-space">
    <w:name w:val="apple-converted-space"/>
    <w:basedOn w:val="Policepardfaut"/>
    <w:rsid w:val="009F48A7"/>
  </w:style>
  <w:style w:type="character" w:styleId="Rfrenceple">
    <w:name w:val="Subtle Reference"/>
    <w:basedOn w:val="Policepardfaut"/>
    <w:uiPriority w:val="31"/>
    <w:qFormat/>
    <w:rsid w:val="00273788"/>
    <w:rPr>
      <w:smallCaps/>
      <w:color w:val="C0504D" w:themeColor="accent2"/>
      <w:u w:val="single"/>
    </w:rPr>
  </w:style>
  <w:style w:type="character" w:styleId="Emphaseple">
    <w:name w:val="Subtle Emphasis"/>
    <w:basedOn w:val="Policepardfaut"/>
    <w:uiPriority w:val="19"/>
    <w:qFormat/>
    <w:rsid w:val="009A61F2"/>
    <w:rPr>
      <w:b/>
      <w:i/>
      <w:iCs/>
      <w:color w:val="808080" w:themeColor="text1" w:themeTint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1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A61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9A61F2"/>
    <w:rPr>
      <w:rFonts w:asciiTheme="majorHAnsi" w:eastAsiaTheme="majorEastAsia" w:hAnsiTheme="majorHAnsi" w:cstheme="majorBidi"/>
      <w:color w:val="243F60" w:themeColor="accent1" w:themeShade="7F"/>
      <w:sz w:val="20"/>
      <w:szCs w:val="20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6164B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6164B2"/>
    <w:rPr>
      <w:rFonts w:ascii="Segoe UI" w:hAnsi="Segoe UI" w:cs="Segoe UI"/>
      <w:i/>
      <w:iCs/>
      <w:color w:val="000000" w:themeColor="text1"/>
      <w:sz w:val="20"/>
      <w:szCs w:val="20"/>
    </w:rPr>
  </w:style>
  <w:style w:type="character" w:customStyle="1" w:styleId="Titre6Car">
    <w:name w:val="Titre 6 Car"/>
    <w:basedOn w:val="Policepardfaut"/>
    <w:link w:val="Titre6"/>
    <w:uiPriority w:val="9"/>
    <w:rsid w:val="00954F08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6C63EC"/>
    <w:rPr>
      <w:b/>
      <w:bCs/>
      <w:smallCaps/>
      <w:color w:val="C0504D" w:themeColor="accent2"/>
      <w:spacing w:val="5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7D04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5410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1162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1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158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1090659192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203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054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231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529925288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452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60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2909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2124952610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916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2020-01-24T00:00:00</PublishDate>
  <Abstract>Ce document est un complément à notre mémoire technique. Il présente les éléments du logiciel pour la mise en place d’un fonctionnement multi-collectivités.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741AB7-69E5-4FAB-AFF0-3E5A0A06D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852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PHASEO DECHETS</vt:lpstr>
    </vt:vector>
  </TitlesOfParts>
  <Company/>
  <LinksUpToDate>false</LinksUpToDate>
  <CharactersWithSpaces>5527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Complément au mémoire technique</dc:title>
  <dc:subject>MEMOIRE TECHNIQUE</dc:subject>
  <dc:creator>Julien DUVAL</dc:creator>
  <cp:lastModifiedBy>Bertrand</cp:lastModifiedBy>
  <cp:revision>8</cp:revision>
  <cp:lastPrinted>2020-01-24T15:06:00Z</cp:lastPrinted>
  <dcterms:created xsi:type="dcterms:W3CDTF">2020-01-24T15:01:00Z</dcterms:created>
  <dcterms:modified xsi:type="dcterms:W3CDTF">2020-01-24T15:08:00Z</dcterms:modified>
</cp:coreProperties>
</file>